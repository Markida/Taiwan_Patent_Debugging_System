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A8C" w:rsidRDefault="00434BD2" w:rsidP="008E6144">
      <w:pPr>
        <w:ind w:leftChars="150" w:left="471" w:firstLineChars="1000" w:firstLine="3137"/>
        <w:rPr>
          <w:rFonts w:ascii="SimHei" w:eastAsia="新細明體" w:hAnsi="SimHei"/>
          <w:spacing w:val="-14"/>
        </w:rPr>
      </w:pPr>
      <w:r>
        <w:rPr>
          <w:rFonts w:ascii="SimHei" w:eastAsia="SimHei" w:hAnsi="SimHei"/>
          <w:bCs/>
          <w:noProof/>
          <w:color w:val="0000FF"/>
        </w:rPr>
        <w:pict>
          <v:line id="_x0000_s1026" style="position:absolute;left:0;text-align:left;flip:y;z-index:251656704" from="1.5pt,22pt" to="468.3pt,22pt" strokeweight="1.5pt"/>
        </w:pict>
      </w:r>
      <w:r w:rsidR="009C5A8A" w:rsidRPr="009C5A8A">
        <w:rPr>
          <w:rFonts w:ascii="SimHei" w:eastAsia="SimHei" w:hAnsi="SimHei" w:hint="eastAsia"/>
          <w:spacing w:val="-14"/>
        </w:rPr>
        <w:t>說</w:t>
      </w:r>
      <w:r w:rsidR="009C5A8A" w:rsidRPr="009C5A8A">
        <w:rPr>
          <w:rFonts w:ascii="SimHei" w:eastAsia="SimHei" w:hAnsi="SimHei"/>
          <w:spacing w:val="-14"/>
        </w:rPr>
        <w:t xml:space="preserve"> </w:t>
      </w:r>
      <w:r w:rsidR="009C5A8A" w:rsidRPr="009C5A8A">
        <w:rPr>
          <w:rFonts w:ascii="SimHei" w:eastAsia="SimHei" w:hAnsi="SimHei" w:hint="eastAsia"/>
          <w:spacing w:val="-14"/>
        </w:rPr>
        <w:t>明</w:t>
      </w:r>
      <w:r w:rsidR="009C5A8A" w:rsidRPr="009C5A8A">
        <w:rPr>
          <w:rFonts w:ascii="SimHei" w:eastAsia="SimHei" w:hAnsi="SimHei"/>
          <w:spacing w:val="-14"/>
        </w:rPr>
        <w:t xml:space="preserve"> </w:t>
      </w:r>
      <w:r w:rsidR="009C5A8A" w:rsidRPr="009C5A8A">
        <w:rPr>
          <w:rFonts w:ascii="SimHei" w:eastAsia="SimHei" w:hAnsi="SimHei" w:hint="eastAsia"/>
          <w:spacing w:val="-14"/>
        </w:rPr>
        <w:t>書</w:t>
      </w:r>
      <w:r w:rsidR="009C5A8A" w:rsidRPr="009C5A8A">
        <w:rPr>
          <w:rFonts w:ascii="SimHei" w:eastAsia="SimHei" w:hAnsi="SimHei"/>
          <w:spacing w:val="-14"/>
        </w:rPr>
        <w:t xml:space="preserve"> </w:t>
      </w:r>
      <w:r w:rsidR="009C5A8A" w:rsidRPr="009C5A8A">
        <w:rPr>
          <w:rFonts w:ascii="SimHei" w:eastAsia="SimHei" w:hAnsi="SimHei" w:hint="eastAsia"/>
          <w:spacing w:val="-14"/>
        </w:rPr>
        <w:t>摘</w:t>
      </w:r>
      <w:r w:rsidR="009C5A8A" w:rsidRPr="009C5A8A">
        <w:rPr>
          <w:rFonts w:ascii="SimHei" w:eastAsia="SimHei" w:hAnsi="SimHei"/>
          <w:spacing w:val="-14"/>
        </w:rPr>
        <w:t xml:space="preserve"> </w:t>
      </w:r>
      <w:r w:rsidR="009C5A8A" w:rsidRPr="009C5A8A">
        <w:rPr>
          <w:rFonts w:ascii="SimHei" w:eastAsia="SimHei" w:hAnsi="SimHei" w:hint="eastAsia"/>
          <w:spacing w:val="-14"/>
        </w:rPr>
        <w:t>要</w:t>
      </w:r>
    </w:p>
    <w:p w:rsidR="00144E0E" w:rsidRPr="001B3216" w:rsidRDefault="00C64A8C" w:rsidP="00C64A8C">
      <w:pPr>
        <w:jc w:val="center"/>
        <w:rPr>
          <w:rFonts w:ascii="SimHei" w:eastAsia="新細明體" w:hAnsi="SimHei"/>
          <w:spacing w:val="-14"/>
          <w:sz w:val="26"/>
          <w:szCs w:val="26"/>
          <w:lang w:eastAsia="zh-CN"/>
        </w:rPr>
      </w:pPr>
      <w:ins w:id="0" w:author="林業鈞" w:date="2024-01-15T15:21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</w:rPr>
          <w:t>【</w:t>
        </w:r>
      </w:ins>
      <w:ins w:id="1" w:author="林業鈞" w:date="2024-01-15T15:22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繁轉簡</w:t>
        </w:r>
      </w:ins>
      <w:ins w:id="2" w:author="林業鈞" w:date="2024-01-15T15:37:00Z">
        <w:r w:rsidR="001B3216"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之</w:t>
        </w:r>
      </w:ins>
      <w:ins w:id="3" w:author="林業鈞" w:date="2024-01-15T15:22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後</w:t>
        </w:r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</w:rPr>
          <w:t>，</w:t>
        </w:r>
      </w:ins>
      <w:ins w:id="4" w:author="林業鈞" w:date="2024-01-15T15:38:00Z">
        <w:r w:rsidR="001B3216"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各章</w:t>
        </w:r>
      </w:ins>
      <w:ins w:id="5" w:author="林業鈞" w:date="2024-01-15T15:37:00Z">
        <w:r w:rsidR="001B3216"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節</w:t>
        </w:r>
      </w:ins>
      <w:ins w:id="6" w:author="林業鈞" w:date="2024-01-15T15:38:00Z">
        <w:r w:rsidR="001B3216"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首頁</w:t>
        </w:r>
      </w:ins>
      <w:ins w:id="7" w:author="林業鈞" w:date="2024-01-15T15:23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橫線上的</w:t>
        </w:r>
      </w:ins>
      <w:ins w:id="8" w:author="林業鈞" w:date="2024-01-15T15:21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標題</w:t>
        </w:r>
      </w:ins>
      <w:ins w:id="9" w:author="林業鈞" w:date="2024-01-15T15:36:00Z">
        <w:r w:rsidR="00CB1156"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文字</w:t>
        </w:r>
      </w:ins>
      <w:ins w:id="10" w:author="林業鈞" w:date="2024-01-15T15:22:00Z">
        <w:r w:rsidR="005D2227"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字型</w:t>
        </w:r>
      </w:ins>
      <w:ins w:id="11" w:author="林業鈞" w:date="2024-01-15T15:35:00Z">
        <w:r w:rsidR="005D2227"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請</w:t>
        </w:r>
      </w:ins>
      <w:ins w:id="12" w:author="林業鈞" w:date="2024-01-15T15:22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手動改為</w:t>
        </w:r>
      </w:ins>
      <w:ins w:id="13" w:author="林業鈞" w:date="2024-01-15T15:21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u w:val="double"/>
            <w:bdr w:val="single" w:sz="4" w:space="0" w:color="auto"/>
          </w:rPr>
          <w:t>SimHei</w:t>
        </w:r>
      </w:ins>
      <w:ins w:id="14" w:author="林業鈞" w:date="2024-01-15T15:23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</w:rPr>
          <w:t>，</w:t>
        </w:r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共有</w:t>
        </w:r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</w:rPr>
          <w:t>4</w:t>
        </w:r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  <w:lang w:eastAsia="zh-HK"/>
          </w:rPr>
          <w:t>處</w:t>
        </w:r>
      </w:ins>
      <w:ins w:id="15" w:author="林業鈞" w:date="2024-01-15T15:21:00Z">
        <w:r w:rsidRPr="001B3216">
          <w:rPr>
            <w:rFonts w:ascii="SimHei" w:eastAsia="SimHei" w:hAnsi="SimHei" w:hint="eastAsia"/>
            <w:color w:val="FF0000"/>
            <w:spacing w:val="-14"/>
            <w:sz w:val="26"/>
            <w:szCs w:val="26"/>
            <w:highlight w:val="yellow"/>
          </w:rPr>
          <w:t>】</w:t>
        </w:r>
      </w:ins>
    </w:p>
    <w:p w:rsidR="005863BF" w:rsidRDefault="00B04B53" w:rsidP="00D65DC1">
      <w:pPr>
        <w:overflowPunct w:val="0"/>
        <w:adjustRightInd w:val="0"/>
        <w:spacing w:beforeLines="50" w:before="225"/>
        <w:ind w:firstLineChars="200" w:firstLine="627"/>
        <w:jc w:val="both"/>
        <w:rPr>
          <w:rFonts w:ascii="SimSun" w:eastAsia="SimSun" w:hAnsi="SimSun"/>
          <w:bCs/>
          <w:kern w:val="0"/>
          <w:lang w:eastAsia="zh-CN"/>
        </w:rPr>
      </w:pPr>
      <w:r w:rsidRPr="00B04B53">
        <w:rPr>
          <w:rFonts w:ascii="SimSun" w:eastAsia="SimSun" w:hAnsi="SimSun" w:hint="eastAsia"/>
          <w:bCs/>
          <w:kern w:val="0"/>
          <w:lang w:eastAsia="zh-CN"/>
        </w:rPr>
        <w:t>說明書摘要...開始段落</w:t>
      </w:r>
    </w:p>
    <w:p w:rsidR="00451B10" w:rsidRDefault="00451B10">
      <w:pPr>
        <w:adjustRightInd w:val="0"/>
        <w:jc w:val="both"/>
        <w:rPr>
          <w:rFonts w:ascii="SimHei" w:eastAsia="新細明體" w:hAnsi="標楷體"/>
          <w:b/>
          <w:noProof/>
          <w:kern w:val="0"/>
          <w:sz w:val="36"/>
          <w:szCs w:val="36"/>
          <w:lang w:eastAsia="zh-CN"/>
        </w:rPr>
      </w:pPr>
    </w:p>
    <w:p w:rsidR="00D73CF2" w:rsidRPr="00E563F8" w:rsidRDefault="00D73CF2">
      <w:pPr>
        <w:pStyle w:val="claim"/>
        <w:ind w:left="0" w:right="0" w:firstLine="0"/>
        <w:rPr>
          <w:rFonts w:ascii="SimHei" w:eastAsia="SimHei" w:hAnsi="標楷體"/>
          <w:b/>
          <w:noProof/>
          <w:spacing w:val="0"/>
          <w:kern w:val="0"/>
          <w:sz w:val="36"/>
          <w:szCs w:val="36"/>
          <w:lang w:eastAsia="zh-CN"/>
        </w:rPr>
        <w:sectPr w:rsidR="00D73CF2" w:rsidRPr="00E563F8" w:rsidSect="003C51E0">
          <w:headerReference w:type="default" r:id="rId8"/>
          <w:footerReference w:type="default" r:id="rId9"/>
          <w:type w:val="continuous"/>
          <w:pgSz w:w="11906" w:h="16838" w:code="9"/>
          <w:pgMar w:top="1418" w:right="851" w:bottom="851" w:left="1418" w:header="1418" w:footer="851" w:gutter="0"/>
          <w:lnNumType w:countBy="5"/>
          <w:pgNumType w:start="1"/>
          <w:cols w:space="425"/>
          <w:docGrid w:type="linesAndChars" w:linePitch="451" w:charSpace="6901"/>
        </w:sectPr>
      </w:pPr>
    </w:p>
    <w:p w:rsidR="00451B10" w:rsidRPr="009C5A8A" w:rsidRDefault="00434BD2">
      <w:pPr>
        <w:pStyle w:val="claim"/>
        <w:ind w:left="0" w:right="0" w:firstLine="0"/>
        <w:jc w:val="center"/>
        <w:rPr>
          <w:rFonts w:ascii="SimHei" w:eastAsia="SimHei" w:hAnsi="SimHei"/>
          <w:color w:val="000000"/>
          <w:spacing w:val="0"/>
          <w:kern w:val="0"/>
          <w:sz w:val="28"/>
          <w:szCs w:val="28"/>
          <w:lang w:eastAsia="zh-CN"/>
        </w:rPr>
      </w:pPr>
      <w:r>
        <w:rPr>
          <w:rFonts w:ascii="SimHei" w:eastAsia="SimHei" w:hAnsi="標楷體"/>
          <w:b/>
          <w:noProof/>
          <w:spacing w:val="0"/>
          <w:kern w:val="0"/>
          <w:szCs w:val="28"/>
        </w:rPr>
        <w:lastRenderedPageBreak/>
        <w:pict>
          <v:line id="_x0000_s1027" style="position:absolute;left:0;text-align:left;flip:y;z-index:251657728;mso-position-horizontal:absolute;mso-position-vertical:absolute" from="1.4pt,22.1pt" to="468.25pt,22.1pt" strokeweight="1.5pt"/>
        </w:pict>
      </w:r>
      <w:r w:rsidR="009C5A8A" w:rsidRPr="009C5A8A">
        <w:rPr>
          <w:rFonts w:ascii="SimHei" w:eastAsia="SimHei" w:hAnsi="SimHei" w:hint="eastAsia"/>
          <w:spacing w:val="0"/>
          <w:kern w:val="0"/>
          <w:sz w:val="28"/>
          <w:szCs w:val="28"/>
        </w:rPr>
        <w:t>權</w:t>
      </w:r>
      <w:r w:rsidR="009C5A8A" w:rsidRPr="009C5A8A">
        <w:rPr>
          <w:rFonts w:ascii="SimHei" w:eastAsia="SimHei" w:hAnsi="SimHei"/>
          <w:spacing w:val="0"/>
          <w:kern w:val="0"/>
          <w:sz w:val="28"/>
          <w:szCs w:val="28"/>
        </w:rPr>
        <w:t xml:space="preserve"> </w:t>
      </w:r>
      <w:r w:rsidR="009C5A8A" w:rsidRPr="009C5A8A">
        <w:rPr>
          <w:rFonts w:ascii="SimHei" w:eastAsia="SimHei" w:hAnsi="SimHei" w:hint="eastAsia"/>
          <w:spacing w:val="0"/>
          <w:kern w:val="0"/>
          <w:sz w:val="28"/>
          <w:szCs w:val="28"/>
        </w:rPr>
        <w:t>利</w:t>
      </w:r>
      <w:r w:rsidR="009C5A8A" w:rsidRPr="009C5A8A">
        <w:rPr>
          <w:rFonts w:ascii="SimHei" w:eastAsia="SimHei" w:hAnsi="SimHei"/>
          <w:spacing w:val="0"/>
          <w:kern w:val="0"/>
          <w:sz w:val="28"/>
          <w:szCs w:val="28"/>
        </w:rPr>
        <w:t xml:space="preserve"> </w:t>
      </w:r>
      <w:r w:rsidR="009C5A8A" w:rsidRPr="009C5A8A">
        <w:rPr>
          <w:rFonts w:ascii="SimHei" w:eastAsia="SimHei" w:hAnsi="SimHei" w:hint="eastAsia"/>
          <w:spacing w:val="0"/>
          <w:kern w:val="0"/>
          <w:sz w:val="28"/>
          <w:szCs w:val="28"/>
        </w:rPr>
        <w:t>要</w:t>
      </w:r>
      <w:r w:rsidR="009C5A8A" w:rsidRPr="009C5A8A">
        <w:rPr>
          <w:rFonts w:ascii="SimHei" w:eastAsia="SimHei" w:hAnsi="SimHei"/>
          <w:spacing w:val="0"/>
          <w:kern w:val="0"/>
          <w:sz w:val="28"/>
          <w:szCs w:val="28"/>
        </w:rPr>
        <w:t xml:space="preserve"> </w:t>
      </w:r>
      <w:r w:rsidR="009C5A8A" w:rsidRPr="009C5A8A">
        <w:rPr>
          <w:rFonts w:ascii="SimHei" w:eastAsia="SimHei" w:hAnsi="SimHei" w:hint="eastAsia"/>
          <w:spacing w:val="0"/>
          <w:kern w:val="0"/>
          <w:sz w:val="28"/>
          <w:szCs w:val="28"/>
        </w:rPr>
        <w:t>求</w:t>
      </w:r>
      <w:r w:rsidR="009C5A8A" w:rsidRPr="009C5A8A">
        <w:rPr>
          <w:rFonts w:ascii="SimHei" w:eastAsia="SimHei" w:hAnsi="SimHei"/>
          <w:spacing w:val="0"/>
          <w:kern w:val="0"/>
          <w:sz w:val="28"/>
          <w:szCs w:val="28"/>
        </w:rPr>
        <w:t xml:space="preserve"> </w:t>
      </w:r>
      <w:r w:rsidR="009C5A8A" w:rsidRPr="009C5A8A">
        <w:rPr>
          <w:rFonts w:ascii="SimHei" w:eastAsia="SimHei" w:hAnsi="SimHei" w:hint="eastAsia"/>
          <w:spacing w:val="0"/>
          <w:kern w:val="0"/>
          <w:sz w:val="28"/>
          <w:szCs w:val="28"/>
        </w:rPr>
        <w:t>書</w:t>
      </w:r>
    </w:p>
    <w:p w:rsidR="00D452B8" w:rsidRDefault="00B04B53" w:rsidP="00866F64">
      <w:pPr>
        <w:pStyle w:val="a3"/>
        <w:numPr>
          <w:ilvl w:val="0"/>
          <w:numId w:val="4"/>
        </w:numPr>
        <w:tabs>
          <w:tab w:val="clear" w:pos="1200"/>
          <w:tab w:val="num" w:pos="1281"/>
        </w:tabs>
        <w:ind w:left="0" w:rightChars="-4" w:right="-13" w:firstLine="697"/>
        <w:rPr>
          <w:rFonts w:ascii="SimSun" w:eastAsia="SimSun" w:hAnsi="SimSun"/>
          <w:color w:val="000000"/>
          <w:spacing w:val="0"/>
          <w:kern w:val="0"/>
          <w:lang w:eastAsia="zh-CN"/>
        </w:rPr>
      </w:pPr>
      <w:r w:rsidRPr="00B04B53">
        <w:rPr>
          <w:rFonts w:ascii="SimSun" w:eastAsia="SimSun" w:hAnsi="SimSun" w:hint="eastAsia"/>
          <w:color w:val="000000"/>
          <w:spacing w:val="0"/>
          <w:kern w:val="0"/>
          <w:lang w:eastAsia="zh-CN"/>
        </w:rPr>
        <w:t>權利要求書...開始段落</w:t>
      </w:r>
    </w:p>
    <w:p w:rsidR="00656A7C" w:rsidRPr="00862909" w:rsidRDefault="00656A7C" w:rsidP="00B04B53">
      <w:pPr>
        <w:pStyle w:val="a3"/>
        <w:tabs>
          <w:tab w:val="left" w:pos="8312"/>
        </w:tabs>
        <w:ind w:left="696" w:rightChars="-4" w:right="-13" w:firstLine="0"/>
        <w:rPr>
          <w:rFonts w:ascii="SimSun" w:eastAsia="SimSun" w:hAnsi="SimSun"/>
          <w:color w:val="000000"/>
          <w:spacing w:val="0"/>
          <w:kern w:val="0"/>
          <w:lang w:eastAsia="zh-CN"/>
        </w:rPr>
      </w:pPr>
    </w:p>
    <w:p w:rsidR="00451B10" w:rsidRPr="00862909" w:rsidRDefault="00451B10" w:rsidP="00862909">
      <w:pPr>
        <w:pStyle w:val="a3"/>
        <w:tabs>
          <w:tab w:val="left" w:pos="8312"/>
        </w:tabs>
        <w:ind w:left="0" w:rightChars="-4" w:right="-13" w:firstLine="0"/>
        <w:rPr>
          <w:rFonts w:ascii="SimSun" w:eastAsia="新細明體" w:hAnsi="SimSun"/>
          <w:color w:val="000000"/>
          <w:spacing w:val="0"/>
          <w:kern w:val="0"/>
          <w:lang w:eastAsia="zh-CN"/>
        </w:rPr>
        <w:sectPr w:rsidR="00451B10" w:rsidRPr="00862909" w:rsidSect="000C7793">
          <w:pgSz w:w="11906" w:h="16838" w:code="9"/>
          <w:pgMar w:top="1418" w:right="851" w:bottom="1134" w:left="1701" w:header="1417" w:footer="850" w:gutter="0"/>
          <w:lnNumType w:countBy="5"/>
          <w:pgNumType w:start="1"/>
          <w:cols w:space="425"/>
          <w:docGrid w:type="linesAndChars" w:linePitch="460" w:charSpace="8586"/>
        </w:sectPr>
      </w:pPr>
    </w:p>
    <w:p w:rsidR="00451B10" w:rsidRPr="009C5A8A" w:rsidRDefault="00434BD2">
      <w:pPr>
        <w:jc w:val="center"/>
        <w:rPr>
          <w:rFonts w:ascii="SimHei" w:eastAsia="SimHei" w:hAnsi="SimHei"/>
          <w:kern w:val="0"/>
          <w:lang w:eastAsia="zh-CN"/>
        </w:rPr>
      </w:pPr>
      <w:r>
        <w:rPr>
          <w:rFonts w:ascii="SimSun" w:eastAsiaTheme="minorEastAsia" w:hAnsi="SimSun"/>
          <w:b/>
          <w:bCs/>
          <w:noProof/>
          <w:color w:val="0000FF"/>
          <w:kern w:val="0"/>
        </w:rPr>
        <w:lastRenderedPageBreak/>
        <w:pict>
          <v:line id="_x0000_s1029" style="position:absolute;left:0;text-align:left;flip:y;z-index:251659776;mso-position-horizontal:absolute" from="3.7pt,22.5pt" to="470.5pt,22.5pt" strokeweight="1.5pt"/>
        </w:pict>
      </w:r>
      <w:r w:rsidR="009C5A8A" w:rsidRPr="009C5A8A">
        <w:rPr>
          <w:rFonts w:ascii="SimHei" w:eastAsia="SimHei" w:hAnsi="SimHei" w:hint="eastAsia"/>
          <w:kern w:val="0"/>
        </w:rPr>
        <w:t>說</w:t>
      </w:r>
      <w:r w:rsidR="009C5A8A" w:rsidRPr="009C5A8A">
        <w:rPr>
          <w:rFonts w:ascii="SimHei" w:eastAsia="SimHei" w:hAnsi="SimHei"/>
          <w:kern w:val="0"/>
        </w:rPr>
        <w:t xml:space="preserve">  </w:t>
      </w:r>
      <w:r w:rsidR="009C5A8A" w:rsidRPr="009C5A8A">
        <w:rPr>
          <w:rFonts w:ascii="SimHei" w:eastAsia="SimHei" w:hAnsi="SimHei" w:hint="eastAsia"/>
          <w:kern w:val="0"/>
        </w:rPr>
        <w:t>明</w:t>
      </w:r>
      <w:r w:rsidR="009C5A8A" w:rsidRPr="009C5A8A">
        <w:rPr>
          <w:rFonts w:ascii="SimHei" w:eastAsia="SimHei" w:hAnsi="SimHei"/>
          <w:kern w:val="0"/>
        </w:rPr>
        <w:t xml:space="preserve">  </w:t>
      </w:r>
      <w:r w:rsidR="009C5A8A" w:rsidRPr="009C5A8A">
        <w:rPr>
          <w:rFonts w:ascii="SimHei" w:eastAsia="SimHei" w:hAnsi="SimHei" w:hint="eastAsia"/>
          <w:kern w:val="0"/>
        </w:rPr>
        <w:t>書</w:t>
      </w:r>
    </w:p>
    <w:p w:rsidR="00451B10" w:rsidRDefault="00B04B53" w:rsidP="00D65DC1">
      <w:pPr>
        <w:overflowPunct w:val="0"/>
        <w:spacing w:beforeLines="50" w:before="225"/>
        <w:jc w:val="center"/>
        <w:rPr>
          <w:rFonts w:ascii="SimSun" w:eastAsiaTheme="minorEastAsia" w:hAnsi="SimSun"/>
          <w:kern w:val="0"/>
          <w:lang w:eastAsia="zh-CN"/>
        </w:rPr>
      </w:pPr>
      <w:r w:rsidRPr="00B04B53">
        <w:rPr>
          <w:rFonts w:ascii="SimSun" w:eastAsia="SimSun" w:hAnsi="SimSun" w:hint="eastAsia"/>
          <w:kern w:val="0"/>
          <w:lang w:eastAsia="zh-CN"/>
        </w:rPr>
        <w:t>申請標的名稱...開始段落</w:t>
      </w:r>
    </w:p>
    <w:p w:rsidR="008E6144" w:rsidRPr="008E6144" w:rsidRDefault="008E6144" w:rsidP="00794BAE">
      <w:pPr>
        <w:spacing w:beforeLines="50" w:before="225"/>
        <w:jc w:val="center"/>
        <w:rPr>
          <w:rFonts w:ascii="SimSun" w:eastAsiaTheme="minorEastAsia" w:hAnsi="SimSun"/>
          <w:b/>
          <w:bCs/>
          <w:color w:val="0000FF"/>
          <w:kern w:val="0"/>
          <w:lang w:eastAsia="zh-CN"/>
        </w:rPr>
      </w:pPr>
    </w:p>
    <w:p w:rsidR="00E04BE4" w:rsidRPr="00B04B53" w:rsidRDefault="00B04B53" w:rsidP="00D65DC1">
      <w:pPr>
        <w:pStyle w:val="a3"/>
        <w:spacing w:beforeLines="50" w:before="225"/>
        <w:ind w:left="0" w:right="0" w:firstLine="0"/>
        <w:rPr>
          <w:rFonts w:ascii="SimSun" w:eastAsia="SimSun" w:hAnsi="SimSun"/>
          <w:b/>
          <w:spacing w:val="0"/>
          <w:kern w:val="0"/>
          <w:lang w:eastAsia="zh-CN"/>
        </w:rPr>
      </w:pPr>
      <w:r w:rsidRPr="00B04B53">
        <w:rPr>
          <w:rFonts w:ascii="SimSun" w:eastAsia="SimSun" w:hAnsi="SimSun" w:hint="eastAsia"/>
          <w:b/>
          <w:spacing w:val="0"/>
          <w:kern w:val="0"/>
        </w:rPr>
        <w:t>技術領域</w:t>
      </w:r>
    </w:p>
    <w:p w:rsidR="00451B10" w:rsidRPr="007A7A63" w:rsidRDefault="00B04B53" w:rsidP="00D65DC1">
      <w:pPr>
        <w:overflowPunct w:val="0"/>
        <w:adjustRightInd w:val="0"/>
        <w:ind w:firstLineChars="200" w:firstLine="627"/>
        <w:jc w:val="both"/>
        <w:rPr>
          <w:rFonts w:ascii="SimSun" w:eastAsia="新細明體" w:hAnsi="SimSun"/>
          <w:kern w:val="0"/>
          <w:lang w:eastAsia="zh-CN"/>
        </w:rPr>
      </w:pPr>
      <w:r w:rsidRPr="00B04B53">
        <w:rPr>
          <w:rFonts w:ascii="SimSun" w:eastAsia="SimSun" w:hAnsi="SimSun" w:hint="eastAsia"/>
          <w:kern w:val="0"/>
          <w:lang w:eastAsia="zh-CN"/>
        </w:rPr>
        <w:t>技術領域...開始段落</w:t>
      </w:r>
    </w:p>
    <w:p w:rsidR="00451B10" w:rsidRPr="00B04B53" w:rsidRDefault="00B04B53" w:rsidP="00D65DC1">
      <w:pPr>
        <w:pStyle w:val="a3"/>
        <w:spacing w:beforeLines="50" w:before="225"/>
        <w:ind w:left="0" w:right="0" w:firstLine="0"/>
        <w:rPr>
          <w:rFonts w:ascii="SimSun" w:eastAsia="SimSun" w:hAnsi="SimSun"/>
          <w:b/>
          <w:spacing w:val="0"/>
          <w:kern w:val="0"/>
          <w:lang w:eastAsia="zh-CN"/>
        </w:rPr>
      </w:pPr>
      <w:r w:rsidRPr="00B04B53">
        <w:rPr>
          <w:rFonts w:ascii="SimSun" w:eastAsia="SimSun" w:hAnsi="SimSun" w:hint="eastAsia"/>
          <w:b/>
          <w:spacing w:val="0"/>
          <w:kern w:val="0"/>
        </w:rPr>
        <w:t>背景技術</w:t>
      </w:r>
    </w:p>
    <w:p w:rsidR="00451B10" w:rsidRDefault="00B04B53" w:rsidP="00D65DC1">
      <w:pPr>
        <w:overflowPunct w:val="0"/>
        <w:adjustRightInd w:val="0"/>
        <w:ind w:firstLineChars="200" w:firstLine="627"/>
        <w:jc w:val="both"/>
        <w:rPr>
          <w:rFonts w:ascii="SimSun" w:eastAsia="SimSun" w:hAnsi="SimSun"/>
          <w:kern w:val="0"/>
          <w:lang w:eastAsia="zh-CN"/>
        </w:rPr>
      </w:pPr>
      <w:r w:rsidRPr="00B04B53">
        <w:rPr>
          <w:rFonts w:ascii="SimSun" w:eastAsia="SimSun" w:hAnsi="SimSun" w:hint="eastAsia"/>
          <w:kern w:val="0"/>
          <w:lang w:eastAsia="zh-CN"/>
        </w:rPr>
        <w:t>背景技術...開始段落</w:t>
      </w:r>
    </w:p>
    <w:p w:rsidR="00451B10" w:rsidRPr="00B04B53" w:rsidRDefault="00B04B53" w:rsidP="00D65DC1">
      <w:pPr>
        <w:pStyle w:val="a3"/>
        <w:spacing w:beforeLines="50" w:before="225"/>
        <w:ind w:left="0" w:right="0" w:firstLine="0"/>
        <w:rPr>
          <w:rFonts w:ascii="SimSun" w:eastAsia="SimSun" w:hAnsi="SimSun"/>
          <w:b/>
          <w:spacing w:val="0"/>
          <w:kern w:val="0"/>
          <w:lang w:eastAsia="zh-CN"/>
        </w:rPr>
      </w:pPr>
      <w:r w:rsidRPr="00B04B53">
        <w:rPr>
          <w:rFonts w:ascii="SimSun" w:eastAsia="SimSun" w:hAnsi="SimSun" w:hint="eastAsia"/>
          <w:b/>
          <w:spacing w:val="0"/>
          <w:kern w:val="0"/>
        </w:rPr>
        <w:t>發明內容</w:t>
      </w:r>
    </w:p>
    <w:p w:rsidR="00E055B2" w:rsidRPr="00E055B2" w:rsidRDefault="00B04B53" w:rsidP="00D65DC1">
      <w:pPr>
        <w:overflowPunct w:val="0"/>
        <w:ind w:firstLineChars="200" w:firstLine="627"/>
        <w:jc w:val="both"/>
        <w:rPr>
          <w:rFonts w:ascii="SimSun" w:eastAsia="SimSun" w:hAnsi="SimSun"/>
          <w:kern w:val="0"/>
        </w:rPr>
      </w:pPr>
      <w:r w:rsidRPr="00B04B53">
        <w:rPr>
          <w:rFonts w:ascii="SimSun" w:eastAsia="SimSun" w:hAnsi="SimSun" w:hint="eastAsia"/>
          <w:kern w:val="0"/>
          <w:lang w:eastAsia="zh-CN"/>
        </w:rPr>
        <w:t>發明內容...開始段落</w:t>
      </w:r>
    </w:p>
    <w:p w:rsidR="00451B10" w:rsidRPr="00B04B53" w:rsidRDefault="00B04B53" w:rsidP="00D65DC1">
      <w:pPr>
        <w:pStyle w:val="a3"/>
        <w:spacing w:beforeLines="50" w:before="225"/>
        <w:ind w:left="0" w:right="0" w:firstLine="0"/>
        <w:rPr>
          <w:rFonts w:ascii="SimSun" w:eastAsia="SimSun" w:hAnsi="SimSun"/>
          <w:b/>
          <w:spacing w:val="0"/>
          <w:kern w:val="0"/>
          <w:lang w:eastAsia="zh-CN"/>
        </w:rPr>
      </w:pPr>
      <w:r w:rsidRPr="00B04B53">
        <w:rPr>
          <w:rFonts w:ascii="SimSun" w:eastAsia="SimSun" w:hAnsi="SimSun" w:hint="eastAsia"/>
          <w:b/>
          <w:spacing w:val="0"/>
          <w:kern w:val="0"/>
        </w:rPr>
        <w:t>附圖說明</w:t>
      </w:r>
    </w:p>
    <w:p w:rsidR="00656A7C" w:rsidRPr="0082466D" w:rsidRDefault="00B04B53" w:rsidP="00D65DC1">
      <w:pPr>
        <w:overflowPunct w:val="0"/>
        <w:adjustRightInd w:val="0"/>
        <w:ind w:firstLineChars="200" w:firstLine="627"/>
        <w:jc w:val="both"/>
        <w:rPr>
          <w:rFonts w:ascii="SimSun" w:eastAsia="SimSun" w:hAnsi="SimSun"/>
          <w:lang w:eastAsia="zh-CN"/>
        </w:rPr>
      </w:pPr>
      <w:r w:rsidRPr="00B04B53">
        <w:rPr>
          <w:rFonts w:ascii="SimSun" w:eastAsia="SimSun" w:hAnsi="SimSun" w:hint="eastAsia"/>
          <w:kern w:val="0"/>
          <w:lang w:eastAsia="zh-CN"/>
        </w:rPr>
        <w:t>附圖說明...開始段落</w:t>
      </w:r>
    </w:p>
    <w:p w:rsidR="00451B10" w:rsidRPr="00B04B53" w:rsidRDefault="00B04B53" w:rsidP="00D65DC1">
      <w:pPr>
        <w:pStyle w:val="a3"/>
        <w:spacing w:beforeLines="50" w:before="225"/>
        <w:ind w:left="0" w:right="-11" w:firstLine="0"/>
        <w:rPr>
          <w:rFonts w:ascii="SimSun" w:eastAsia="SimSun" w:hAnsi="SimSun"/>
          <w:b/>
          <w:spacing w:val="0"/>
          <w:kern w:val="0"/>
          <w:szCs w:val="24"/>
          <w:lang w:eastAsia="zh-CN"/>
        </w:rPr>
      </w:pPr>
      <w:r w:rsidRPr="00B04B53">
        <w:rPr>
          <w:rFonts w:ascii="SimSun" w:eastAsia="SimSun" w:hAnsi="SimSun" w:hint="eastAsia"/>
          <w:b/>
          <w:spacing w:val="0"/>
          <w:kern w:val="0"/>
          <w:szCs w:val="24"/>
        </w:rPr>
        <w:t>具體實施方式</w:t>
      </w:r>
    </w:p>
    <w:p w:rsidR="00656A7C" w:rsidRDefault="00B04B53" w:rsidP="00D65DC1">
      <w:pPr>
        <w:overflowPunct w:val="0"/>
        <w:adjustRightInd w:val="0"/>
        <w:ind w:firstLineChars="200" w:firstLine="627"/>
        <w:jc w:val="both"/>
        <w:rPr>
          <w:rFonts w:ascii="SimSun" w:eastAsia="新細明體" w:hAnsi="SimSun"/>
          <w:kern w:val="0"/>
          <w:lang w:eastAsia="zh-CN"/>
        </w:rPr>
      </w:pPr>
      <w:r w:rsidRPr="00B04B53">
        <w:rPr>
          <w:rFonts w:ascii="SimSun" w:eastAsia="SimSun" w:hAnsi="SimSun" w:hint="eastAsia"/>
          <w:kern w:val="0"/>
          <w:lang w:eastAsia="zh-CN"/>
        </w:rPr>
        <w:t>具體實施方式...開始段落</w:t>
      </w:r>
    </w:p>
    <w:p w:rsidR="00C34B4F" w:rsidRPr="00567CC0" w:rsidRDefault="00C34B4F" w:rsidP="00D65DC1">
      <w:pPr>
        <w:overflowPunct w:val="0"/>
        <w:adjustRightInd w:val="0"/>
        <w:ind w:firstLineChars="200" w:firstLine="627"/>
        <w:jc w:val="both"/>
        <w:rPr>
          <w:rFonts w:ascii="SimSun" w:eastAsia="新細明體" w:hAnsi="SimSun"/>
          <w:kern w:val="0"/>
          <w:lang w:eastAsia="zh-CN"/>
        </w:rPr>
        <w:sectPr w:rsidR="00C34B4F" w:rsidRPr="00567CC0" w:rsidSect="00794BAE">
          <w:pgSz w:w="11906" w:h="16838" w:code="9"/>
          <w:pgMar w:top="1418" w:right="851" w:bottom="851" w:left="1418" w:header="1418" w:footer="851" w:gutter="0"/>
          <w:lnNumType w:countBy="5"/>
          <w:pgNumType w:start="1"/>
          <w:cols w:space="425"/>
          <w:docGrid w:type="linesAndChars" w:linePitch="451" w:charSpace="6901"/>
        </w:sectPr>
      </w:pPr>
      <w:bookmarkStart w:id="16" w:name="_GoBack"/>
      <w:bookmarkEnd w:id="16"/>
    </w:p>
    <w:p w:rsidR="00577362" w:rsidRPr="00507B89" w:rsidRDefault="00507B89" w:rsidP="00577362">
      <w:pPr>
        <w:pBdr>
          <w:bottom w:val="single" w:sz="12" w:space="1" w:color="auto"/>
        </w:pBdr>
        <w:jc w:val="center"/>
        <w:rPr>
          <w:rFonts w:ascii="SimHei" w:eastAsia="SimHei" w:hAnsi="SimHei"/>
          <w:kern w:val="0"/>
          <w:lang w:eastAsia="zh-CN"/>
        </w:rPr>
      </w:pPr>
      <w:r w:rsidRPr="00507B89">
        <w:rPr>
          <w:rFonts w:ascii="SimHei" w:eastAsia="SimHei" w:hAnsi="SimHei" w:hint="eastAsia"/>
          <w:kern w:val="0"/>
        </w:rPr>
        <w:lastRenderedPageBreak/>
        <w:t>說</w:t>
      </w:r>
      <w:r w:rsidRPr="00507B89">
        <w:rPr>
          <w:rFonts w:ascii="SimHei" w:eastAsia="SimHei" w:hAnsi="SimHei"/>
          <w:kern w:val="0"/>
        </w:rPr>
        <w:t xml:space="preserve"> </w:t>
      </w:r>
      <w:r w:rsidRPr="00507B89">
        <w:rPr>
          <w:rFonts w:ascii="SimHei" w:eastAsia="SimHei" w:hAnsi="SimHei" w:hint="eastAsia"/>
          <w:kern w:val="0"/>
        </w:rPr>
        <w:t>明</w:t>
      </w:r>
      <w:r w:rsidRPr="00507B89">
        <w:rPr>
          <w:rFonts w:ascii="SimHei" w:eastAsia="SimHei" w:hAnsi="SimHei"/>
          <w:kern w:val="0"/>
        </w:rPr>
        <w:t xml:space="preserve"> </w:t>
      </w:r>
      <w:r w:rsidRPr="00507B89">
        <w:rPr>
          <w:rFonts w:ascii="SimHei" w:eastAsia="SimHei" w:hAnsi="SimHei" w:hint="eastAsia"/>
          <w:kern w:val="0"/>
        </w:rPr>
        <w:t>書</w:t>
      </w:r>
      <w:r w:rsidRPr="00507B89">
        <w:rPr>
          <w:rFonts w:ascii="SimHei" w:eastAsia="SimHei" w:hAnsi="SimHei"/>
          <w:kern w:val="0"/>
        </w:rPr>
        <w:t xml:space="preserve"> </w:t>
      </w:r>
      <w:r w:rsidRPr="00507B89">
        <w:rPr>
          <w:rFonts w:ascii="SimHei" w:eastAsia="SimHei" w:hAnsi="SimHei" w:hint="eastAsia"/>
          <w:kern w:val="0"/>
        </w:rPr>
        <w:t>附</w:t>
      </w:r>
      <w:r w:rsidRPr="00507B89">
        <w:rPr>
          <w:rFonts w:ascii="SimHei" w:eastAsia="SimHei" w:hAnsi="SimHei"/>
          <w:kern w:val="0"/>
        </w:rPr>
        <w:t xml:space="preserve"> </w:t>
      </w:r>
      <w:r w:rsidRPr="00507B89">
        <w:rPr>
          <w:rFonts w:ascii="SimHei" w:eastAsia="SimHei" w:hAnsi="SimHei" w:hint="eastAsia"/>
          <w:kern w:val="0"/>
        </w:rPr>
        <w:t>圖</w:t>
      </w:r>
    </w:p>
    <w:p w:rsidR="00577362" w:rsidRPr="000A61FC" w:rsidRDefault="00577362" w:rsidP="00577362">
      <w:pPr>
        <w:adjustRightInd w:val="0"/>
        <w:jc w:val="center"/>
        <w:rPr>
          <w:rFonts w:ascii="SimSun" w:eastAsia="SimSun" w:hAnsi="SimSun"/>
          <w:kern w:val="0"/>
          <w:sz w:val="84"/>
          <w:szCs w:val="84"/>
          <w:lang w:eastAsia="zh-CN"/>
        </w:rPr>
      </w:pPr>
    </w:p>
    <w:p w:rsidR="00E563F8" w:rsidRPr="00577362" w:rsidRDefault="00E563F8" w:rsidP="00E563F8">
      <w:pPr>
        <w:adjustRightInd w:val="0"/>
        <w:jc w:val="both"/>
        <w:rPr>
          <w:rFonts w:ascii="新細明體" w:hAnsi="新細明體"/>
          <w:kern w:val="0"/>
        </w:rPr>
      </w:pPr>
    </w:p>
    <w:p w:rsidR="001A41A3" w:rsidRDefault="001A41A3" w:rsidP="00804DCC">
      <w:pPr>
        <w:adjustRightInd w:val="0"/>
        <w:jc w:val="center"/>
        <w:rPr>
          <w:rFonts w:eastAsia="SimSun"/>
          <w:kern w:val="0"/>
          <w:sz w:val="84"/>
          <w:szCs w:val="84"/>
          <w:lang w:eastAsia="zh-CN"/>
        </w:rPr>
      </w:pPr>
    </w:p>
    <w:p w:rsidR="001A41A3" w:rsidRDefault="001A41A3" w:rsidP="00804DCC">
      <w:pPr>
        <w:adjustRightInd w:val="0"/>
        <w:jc w:val="center"/>
        <w:rPr>
          <w:rFonts w:eastAsia="SimSun"/>
          <w:kern w:val="0"/>
          <w:sz w:val="84"/>
          <w:szCs w:val="84"/>
          <w:lang w:eastAsia="zh-CN"/>
        </w:rPr>
      </w:pPr>
    </w:p>
    <w:p w:rsidR="001A41A3" w:rsidRDefault="001A41A3" w:rsidP="00804DCC">
      <w:pPr>
        <w:adjustRightInd w:val="0"/>
        <w:jc w:val="center"/>
        <w:rPr>
          <w:rFonts w:eastAsia="SimSun"/>
          <w:kern w:val="0"/>
          <w:sz w:val="84"/>
          <w:szCs w:val="84"/>
          <w:lang w:eastAsia="zh-CN"/>
        </w:rPr>
      </w:pPr>
    </w:p>
    <w:p w:rsidR="001A41A3" w:rsidRDefault="001A41A3" w:rsidP="00804DCC">
      <w:pPr>
        <w:adjustRightInd w:val="0"/>
        <w:jc w:val="center"/>
        <w:rPr>
          <w:rFonts w:eastAsia="SimSun"/>
          <w:kern w:val="0"/>
          <w:sz w:val="84"/>
          <w:szCs w:val="84"/>
          <w:lang w:eastAsia="zh-CN"/>
        </w:rPr>
      </w:pPr>
    </w:p>
    <w:p w:rsidR="001A41A3" w:rsidRDefault="001A41A3" w:rsidP="00804DCC">
      <w:pPr>
        <w:adjustRightInd w:val="0"/>
        <w:jc w:val="center"/>
        <w:rPr>
          <w:rFonts w:eastAsia="SimSun"/>
          <w:kern w:val="0"/>
          <w:sz w:val="84"/>
          <w:szCs w:val="84"/>
          <w:lang w:eastAsia="zh-CN"/>
        </w:rPr>
      </w:pPr>
    </w:p>
    <w:p w:rsidR="001A41A3" w:rsidRDefault="001A41A3" w:rsidP="00804DCC">
      <w:pPr>
        <w:adjustRightInd w:val="0"/>
        <w:jc w:val="center"/>
        <w:rPr>
          <w:rFonts w:eastAsia="SimSun"/>
          <w:kern w:val="0"/>
          <w:sz w:val="84"/>
          <w:szCs w:val="84"/>
          <w:lang w:eastAsia="zh-CN"/>
        </w:rPr>
      </w:pPr>
    </w:p>
    <w:p w:rsidR="001A41A3" w:rsidRDefault="001A41A3" w:rsidP="00804DCC">
      <w:pPr>
        <w:adjustRightInd w:val="0"/>
        <w:jc w:val="center"/>
        <w:rPr>
          <w:rFonts w:eastAsia="新細明體"/>
          <w:kern w:val="0"/>
          <w:sz w:val="84"/>
          <w:szCs w:val="84"/>
          <w:lang w:eastAsia="zh-CN"/>
        </w:rPr>
      </w:pPr>
    </w:p>
    <w:p w:rsidR="003F2999" w:rsidRPr="003F2999" w:rsidRDefault="003F2999" w:rsidP="00804DCC">
      <w:pPr>
        <w:adjustRightInd w:val="0"/>
        <w:jc w:val="center"/>
        <w:rPr>
          <w:rFonts w:eastAsia="新細明體"/>
          <w:kern w:val="0"/>
          <w:sz w:val="84"/>
          <w:szCs w:val="84"/>
          <w:lang w:eastAsia="zh-CN"/>
        </w:rPr>
      </w:pPr>
    </w:p>
    <w:sectPr w:rsidR="003F2999" w:rsidRPr="003F2999" w:rsidSect="000C7793">
      <w:pgSz w:w="11906" w:h="16838" w:code="9"/>
      <w:pgMar w:top="1418" w:right="851" w:bottom="1134" w:left="1701" w:header="1417" w:footer="850" w:gutter="0"/>
      <w:pgNumType w:start="1"/>
      <w:cols w:space="425"/>
      <w:docGrid w:type="linesAndChars" w:linePitch="451" w:charSpace="69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BD2" w:rsidRDefault="00434BD2">
      <w:r>
        <w:separator/>
      </w:r>
    </w:p>
  </w:endnote>
  <w:endnote w:type="continuationSeparator" w:id="0">
    <w:p w:rsidR="00434BD2" w:rsidRDefault="00434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1A8" w:rsidRDefault="00D452B8">
    <w:pPr>
      <w:pStyle w:val="a5"/>
      <w:jc w:val="center"/>
    </w:pPr>
    <w:r>
      <w:rPr>
        <w:rStyle w:val="a6"/>
      </w:rPr>
      <w:fldChar w:fldCharType="begin"/>
    </w:r>
    <w:r w:rsidR="00F421A8"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B4108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BD2" w:rsidRDefault="00434BD2">
      <w:r>
        <w:separator/>
      </w:r>
    </w:p>
  </w:footnote>
  <w:footnote w:type="continuationSeparator" w:id="0">
    <w:p w:rsidR="00434BD2" w:rsidRDefault="00434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1A8" w:rsidRDefault="00F421A8">
    <w:pPr>
      <w:pStyle w:val="a4"/>
    </w:pPr>
  </w:p>
  <w:p w:rsidR="00F421A8" w:rsidRPr="00CB196D" w:rsidRDefault="00896F6C">
    <w:pPr>
      <w:pStyle w:val="a4"/>
      <w:rPr>
        <w:rFonts w:eastAsia="新細明體"/>
        <w:sz w:val="16"/>
        <w:szCs w:val="16"/>
        <w:lang w:eastAsia="zh-CN"/>
      </w:rPr>
    </w:pPr>
    <w:r>
      <w:rPr>
        <w:rFonts w:eastAsia="SimSun" w:hint="eastAsia"/>
        <w:sz w:val="16"/>
        <w:szCs w:val="16"/>
        <w:lang w:eastAsia="zh-CN"/>
      </w:rPr>
      <w:t>第</w:t>
    </w:r>
    <w:r w:rsidR="00D452B8">
      <w:rPr>
        <w:rStyle w:val="a6"/>
      </w:rPr>
      <w:fldChar w:fldCharType="begin"/>
    </w:r>
    <w:r w:rsidR="00F421A8">
      <w:rPr>
        <w:rStyle w:val="a6"/>
        <w:lang w:eastAsia="zh-CN"/>
      </w:rPr>
      <w:instrText xml:space="preserve"> PAGE </w:instrText>
    </w:r>
    <w:r w:rsidR="00D452B8">
      <w:rPr>
        <w:rStyle w:val="a6"/>
      </w:rPr>
      <w:fldChar w:fldCharType="separate"/>
    </w:r>
    <w:r w:rsidR="00AB4108">
      <w:rPr>
        <w:rStyle w:val="a6"/>
        <w:noProof/>
        <w:lang w:eastAsia="zh-CN"/>
      </w:rPr>
      <w:t>1</w:t>
    </w:r>
    <w:r w:rsidR="00D452B8">
      <w:rPr>
        <w:rStyle w:val="a6"/>
      </w:rPr>
      <w:fldChar w:fldCharType="end"/>
    </w:r>
    <w:r>
      <w:rPr>
        <w:rStyle w:val="a6"/>
        <w:rFonts w:eastAsia="SimSun"/>
        <w:sz w:val="16"/>
        <w:szCs w:val="16"/>
        <w:lang w:eastAsia="zh-CN"/>
      </w:rPr>
      <w:t>/</w:t>
    </w:r>
    <w:fldSimple w:instr=" SECTIONPAGES  \* MERGEFORMAT ">
      <w:r w:rsidR="00AB4108" w:rsidRPr="00AB4108">
        <w:rPr>
          <w:rStyle w:val="a6"/>
          <w:rFonts w:eastAsia="SimSun"/>
          <w:noProof/>
          <w:lang w:eastAsia="zh-CN"/>
        </w:rPr>
        <w:t>1</w:t>
      </w:r>
    </w:fldSimple>
    <w:r>
      <w:rPr>
        <w:rStyle w:val="a6"/>
        <w:rFonts w:eastAsia="SimSun" w:hint="eastAsia"/>
        <w:sz w:val="16"/>
        <w:szCs w:val="1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15C04"/>
    <w:multiLevelType w:val="hybridMultilevel"/>
    <w:tmpl w:val="52A26742"/>
    <w:lvl w:ilvl="0" w:tplc="17440FB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51542E"/>
    <w:multiLevelType w:val="multilevel"/>
    <w:tmpl w:val="81DA0468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</w:lvl>
    <w:lvl w:ilvl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" w15:restartNumberingAfterBreak="0">
    <w:nsid w:val="3E6E3973"/>
    <w:multiLevelType w:val="hybridMultilevel"/>
    <w:tmpl w:val="8200AE74"/>
    <w:lvl w:ilvl="0" w:tplc="34003598">
      <w:start w:val="1"/>
      <w:numFmt w:val="decimal"/>
      <w:lvlText w:val="%1、"/>
      <w:lvlJc w:val="left"/>
      <w:pPr>
        <w:tabs>
          <w:tab w:val="num" w:pos="1549"/>
        </w:tabs>
        <w:ind w:left="1549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4"/>
        </w:tabs>
        <w:ind w:left="1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4"/>
        </w:tabs>
        <w:ind w:left="2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4"/>
        </w:tabs>
        <w:ind w:left="2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4"/>
        </w:tabs>
        <w:ind w:left="2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4"/>
        </w:tabs>
        <w:ind w:left="3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4"/>
        </w:tabs>
        <w:ind w:left="3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4"/>
        </w:tabs>
        <w:ind w:left="4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4"/>
        </w:tabs>
        <w:ind w:left="4894" w:hanging="480"/>
      </w:pPr>
    </w:lvl>
  </w:abstractNum>
  <w:abstractNum w:abstractNumId="3" w15:restartNumberingAfterBreak="0">
    <w:nsid w:val="41CD0CFF"/>
    <w:multiLevelType w:val="hybridMultilevel"/>
    <w:tmpl w:val="A476ADD0"/>
    <w:lvl w:ilvl="0" w:tplc="0409000F">
      <w:start w:val="1"/>
      <w:numFmt w:val="decimal"/>
      <w:lvlText w:val="%1."/>
      <w:lvlJc w:val="left"/>
      <w:pPr>
        <w:tabs>
          <w:tab w:val="num" w:pos="1054"/>
        </w:tabs>
        <w:ind w:left="1054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4"/>
        </w:tabs>
        <w:ind w:left="1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4"/>
        </w:tabs>
        <w:ind w:left="2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4"/>
        </w:tabs>
        <w:ind w:left="2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4"/>
        </w:tabs>
        <w:ind w:left="2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4"/>
        </w:tabs>
        <w:ind w:left="3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4"/>
        </w:tabs>
        <w:ind w:left="3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4"/>
        </w:tabs>
        <w:ind w:left="4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4"/>
        </w:tabs>
        <w:ind w:left="4894" w:hanging="480"/>
      </w:pPr>
    </w:lvl>
  </w:abstractNum>
  <w:abstractNum w:abstractNumId="4" w15:restartNumberingAfterBreak="0">
    <w:nsid w:val="7E06774B"/>
    <w:multiLevelType w:val="hybridMultilevel"/>
    <w:tmpl w:val="81DA0468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林業鈞">
    <w15:presenceInfo w15:providerId="AD" w15:userId="S-1-5-21-620960508-284651905-1239820566-170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57"/>
  <w:drawingGridVerticalSpacing w:val="451"/>
  <w:displayHorizont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34B4F"/>
    <w:rsid w:val="00017DD2"/>
    <w:rsid w:val="00026192"/>
    <w:rsid w:val="00027424"/>
    <w:rsid w:val="000A0DFE"/>
    <w:rsid w:val="000A0E6C"/>
    <w:rsid w:val="000A111F"/>
    <w:rsid w:val="000A1C59"/>
    <w:rsid w:val="000B6312"/>
    <w:rsid w:val="000C7686"/>
    <w:rsid w:val="000C7793"/>
    <w:rsid w:val="000D51FA"/>
    <w:rsid w:val="000D656A"/>
    <w:rsid w:val="00123BE0"/>
    <w:rsid w:val="00127034"/>
    <w:rsid w:val="001320B9"/>
    <w:rsid w:val="001353F8"/>
    <w:rsid w:val="00137EA0"/>
    <w:rsid w:val="00144E0E"/>
    <w:rsid w:val="00145839"/>
    <w:rsid w:val="00160A88"/>
    <w:rsid w:val="00162756"/>
    <w:rsid w:val="001A1D13"/>
    <w:rsid w:val="001A41A3"/>
    <w:rsid w:val="001B3216"/>
    <w:rsid w:val="001C6302"/>
    <w:rsid w:val="001D3E5F"/>
    <w:rsid w:val="001E3085"/>
    <w:rsid w:val="001F5E75"/>
    <w:rsid w:val="00213E5E"/>
    <w:rsid w:val="00214960"/>
    <w:rsid w:val="00216DFE"/>
    <w:rsid w:val="0022592E"/>
    <w:rsid w:val="002503F2"/>
    <w:rsid w:val="00250433"/>
    <w:rsid w:val="00270013"/>
    <w:rsid w:val="0028332D"/>
    <w:rsid w:val="00295971"/>
    <w:rsid w:val="002A6AFC"/>
    <w:rsid w:val="002A7BDB"/>
    <w:rsid w:val="002B25D9"/>
    <w:rsid w:val="002C63EB"/>
    <w:rsid w:val="002D3202"/>
    <w:rsid w:val="002D606E"/>
    <w:rsid w:val="002D634C"/>
    <w:rsid w:val="002E19F1"/>
    <w:rsid w:val="002F371D"/>
    <w:rsid w:val="002F6C9B"/>
    <w:rsid w:val="00300971"/>
    <w:rsid w:val="0031713D"/>
    <w:rsid w:val="0033683B"/>
    <w:rsid w:val="00344331"/>
    <w:rsid w:val="0035067F"/>
    <w:rsid w:val="0036208C"/>
    <w:rsid w:val="00371312"/>
    <w:rsid w:val="003764AB"/>
    <w:rsid w:val="00386DC8"/>
    <w:rsid w:val="0039340A"/>
    <w:rsid w:val="003A4FA7"/>
    <w:rsid w:val="003C51E0"/>
    <w:rsid w:val="003E77E0"/>
    <w:rsid w:val="003F2999"/>
    <w:rsid w:val="004202E5"/>
    <w:rsid w:val="00422D4B"/>
    <w:rsid w:val="0042418A"/>
    <w:rsid w:val="00434BD2"/>
    <w:rsid w:val="004443B6"/>
    <w:rsid w:val="00447527"/>
    <w:rsid w:val="00451B10"/>
    <w:rsid w:val="004532A8"/>
    <w:rsid w:val="004549DE"/>
    <w:rsid w:val="00457B93"/>
    <w:rsid w:val="004638E1"/>
    <w:rsid w:val="00465211"/>
    <w:rsid w:val="00470D72"/>
    <w:rsid w:val="00476C16"/>
    <w:rsid w:val="004A5B7B"/>
    <w:rsid w:val="004B171F"/>
    <w:rsid w:val="004C5FF5"/>
    <w:rsid w:val="004E2B66"/>
    <w:rsid w:val="004E2F67"/>
    <w:rsid w:val="004F42E9"/>
    <w:rsid w:val="00507B89"/>
    <w:rsid w:val="00514CE3"/>
    <w:rsid w:val="00516D36"/>
    <w:rsid w:val="00537606"/>
    <w:rsid w:val="00542029"/>
    <w:rsid w:val="00542ED1"/>
    <w:rsid w:val="005541F3"/>
    <w:rsid w:val="00555167"/>
    <w:rsid w:val="00567CC0"/>
    <w:rsid w:val="00577362"/>
    <w:rsid w:val="00581448"/>
    <w:rsid w:val="005863BF"/>
    <w:rsid w:val="00587F3C"/>
    <w:rsid w:val="005B4BBF"/>
    <w:rsid w:val="005C38A8"/>
    <w:rsid w:val="005D2227"/>
    <w:rsid w:val="005E25F1"/>
    <w:rsid w:val="005E51B9"/>
    <w:rsid w:val="0061152C"/>
    <w:rsid w:val="00633BA6"/>
    <w:rsid w:val="00655C7E"/>
    <w:rsid w:val="00656A7C"/>
    <w:rsid w:val="00667660"/>
    <w:rsid w:val="00682A50"/>
    <w:rsid w:val="006B5186"/>
    <w:rsid w:val="006C2199"/>
    <w:rsid w:val="006D2DA9"/>
    <w:rsid w:val="006F00FC"/>
    <w:rsid w:val="00704B19"/>
    <w:rsid w:val="00706B49"/>
    <w:rsid w:val="007154F6"/>
    <w:rsid w:val="0072491D"/>
    <w:rsid w:val="00737C28"/>
    <w:rsid w:val="0074016E"/>
    <w:rsid w:val="00761443"/>
    <w:rsid w:val="00794BAE"/>
    <w:rsid w:val="007A7A63"/>
    <w:rsid w:val="007B748F"/>
    <w:rsid w:val="007C0BCA"/>
    <w:rsid w:val="007C3C0C"/>
    <w:rsid w:val="007E38C5"/>
    <w:rsid w:val="00803F2E"/>
    <w:rsid w:val="00804DCC"/>
    <w:rsid w:val="00834118"/>
    <w:rsid w:val="00837764"/>
    <w:rsid w:val="00847AD7"/>
    <w:rsid w:val="008505A4"/>
    <w:rsid w:val="00862909"/>
    <w:rsid w:val="008634FE"/>
    <w:rsid w:val="00866F64"/>
    <w:rsid w:val="00882F05"/>
    <w:rsid w:val="00885456"/>
    <w:rsid w:val="00887B52"/>
    <w:rsid w:val="00894067"/>
    <w:rsid w:val="00894EFA"/>
    <w:rsid w:val="00896F6C"/>
    <w:rsid w:val="008A24CA"/>
    <w:rsid w:val="008B53DF"/>
    <w:rsid w:val="008C4D0D"/>
    <w:rsid w:val="008E5336"/>
    <w:rsid w:val="008E6144"/>
    <w:rsid w:val="00916969"/>
    <w:rsid w:val="00927671"/>
    <w:rsid w:val="00933E50"/>
    <w:rsid w:val="0093655A"/>
    <w:rsid w:val="00956346"/>
    <w:rsid w:val="009911C5"/>
    <w:rsid w:val="009916C1"/>
    <w:rsid w:val="00991847"/>
    <w:rsid w:val="0099194C"/>
    <w:rsid w:val="009C5A8A"/>
    <w:rsid w:val="009F22E3"/>
    <w:rsid w:val="00A01A6F"/>
    <w:rsid w:val="00A05A79"/>
    <w:rsid w:val="00A17358"/>
    <w:rsid w:val="00A42911"/>
    <w:rsid w:val="00A61DCB"/>
    <w:rsid w:val="00A6204C"/>
    <w:rsid w:val="00A8655E"/>
    <w:rsid w:val="00A93E74"/>
    <w:rsid w:val="00A94639"/>
    <w:rsid w:val="00A96038"/>
    <w:rsid w:val="00AA0242"/>
    <w:rsid w:val="00AB4108"/>
    <w:rsid w:val="00AB4B60"/>
    <w:rsid w:val="00AB7345"/>
    <w:rsid w:val="00AB73A0"/>
    <w:rsid w:val="00AC4ECF"/>
    <w:rsid w:val="00AC7B8A"/>
    <w:rsid w:val="00AD731A"/>
    <w:rsid w:val="00AF4EE8"/>
    <w:rsid w:val="00B01731"/>
    <w:rsid w:val="00B04B53"/>
    <w:rsid w:val="00B22A0A"/>
    <w:rsid w:val="00B40E77"/>
    <w:rsid w:val="00B95F1F"/>
    <w:rsid w:val="00BA30A5"/>
    <w:rsid w:val="00BD6ACB"/>
    <w:rsid w:val="00C01A2B"/>
    <w:rsid w:val="00C23E78"/>
    <w:rsid w:val="00C331F9"/>
    <w:rsid w:val="00C34374"/>
    <w:rsid w:val="00C34B4F"/>
    <w:rsid w:val="00C44C98"/>
    <w:rsid w:val="00C47E1A"/>
    <w:rsid w:val="00C52855"/>
    <w:rsid w:val="00C6207F"/>
    <w:rsid w:val="00C64A8C"/>
    <w:rsid w:val="00C66245"/>
    <w:rsid w:val="00C71B7E"/>
    <w:rsid w:val="00CB1156"/>
    <w:rsid w:val="00CB196D"/>
    <w:rsid w:val="00CB5537"/>
    <w:rsid w:val="00CF0BEA"/>
    <w:rsid w:val="00D318AE"/>
    <w:rsid w:val="00D452B8"/>
    <w:rsid w:val="00D5496E"/>
    <w:rsid w:val="00D65DC1"/>
    <w:rsid w:val="00D73CF2"/>
    <w:rsid w:val="00D818DC"/>
    <w:rsid w:val="00D82290"/>
    <w:rsid w:val="00D94BA3"/>
    <w:rsid w:val="00DA4D01"/>
    <w:rsid w:val="00DB0B17"/>
    <w:rsid w:val="00DC1341"/>
    <w:rsid w:val="00DD0C8F"/>
    <w:rsid w:val="00E04BE4"/>
    <w:rsid w:val="00E055B2"/>
    <w:rsid w:val="00E05885"/>
    <w:rsid w:val="00E23721"/>
    <w:rsid w:val="00E559F3"/>
    <w:rsid w:val="00E563F8"/>
    <w:rsid w:val="00E634B1"/>
    <w:rsid w:val="00E876D9"/>
    <w:rsid w:val="00E87D01"/>
    <w:rsid w:val="00E9016C"/>
    <w:rsid w:val="00E905A7"/>
    <w:rsid w:val="00EB70CF"/>
    <w:rsid w:val="00EC391F"/>
    <w:rsid w:val="00EE3F8B"/>
    <w:rsid w:val="00EF37FE"/>
    <w:rsid w:val="00F04E3C"/>
    <w:rsid w:val="00F05A73"/>
    <w:rsid w:val="00F37FF7"/>
    <w:rsid w:val="00F419D4"/>
    <w:rsid w:val="00F421A8"/>
    <w:rsid w:val="00F50EF7"/>
    <w:rsid w:val="00F574E5"/>
    <w:rsid w:val="00F7555F"/>
    <w:rsid w:val="00F81447"/>
    <w:rsid w:val="00F8196A"/>
    <w:rsid w:val="00F83B0D"/>
    <w:rsid w:val="00F930E0"/>
    <w:rsid w:val="00FA516C"/>
    <w:rsid w:val="00FA56C1"/>
    <w:rsid w:val="00FB44F1"/>
    <w:rsid w:val="00FC63F9"/>
    <w:rsid w:val="00FC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01440FC-1D3B-47F9-8939-C890BA0E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40A"/>
    <w:pPr>
      <w:widowControl w:val="0"/>
    </w:pPr>
    <w:rPr>
      <w:rFonts w:eastAsia="標楷體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常段落"/>
    <w:basedOn w:val="a"/>
    <w:rsid w:val="0039340A"/>
    <w:pPr>
      <w:kinsoku w:val="0"/>
      <w:overflowPunct w:val="0"/>
      <w:autoSpaceDE w:val="0"/>
      <w:autoSpaceDN w:val="0"/>
      <w:adjustRightInd w:val="0"/>
      <w:ind w:left="284" w:right="425" w:firstLine="539"/>
      <w:jc w:val="both"/>
    </w:pPr>
    <w:rPr>
      <w:rFonts w:ascii="新細明體"/>
      <w:spacing w:val="-24"/>
      <w:szCs w:val="20"/>
    </w:rPr>
  </w:style>
  <w:style w:type="paragraph" w:styleId="a4">
    <w:name w:val="header"/>
    <w:basedOn w:val="a"/>
    <w:rsid w:val="0039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39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39340A"/>
  </w:style>
  <w:style w:type="character" w:customStyle="1" w:styleId="EmailStyle19">
    <w:name w:val="EmailStyle19"/>
    <w:basedOn w:val="a0"/>
    <w:rsid w:val="0039340A"/>
    <w:rPr>
      <w:rFonts w:ascii="Times New Roman" w:eastAsia="標楷體" w:hAnsi="Times New Roman"/>
      <w:color w:val="000000"/>
      <w:sz w:val="28"/>
      <w:szCs w:val="28"/>
    </w:rPr>
  </w:style>
  <w:style w:type="paragraph" w:customStyle="1" w:styleId="claim">
    <w:name w:val="claim首段"/>
    <w:basedOn w:val="a"/>
    <w:rsid w:val="0039340A"/>
    <w:pPr>
      <w:autoSpaceDE w:val="0"/>
      <w:autoSpaceDN w:val="0"/>
      <w:adjustRightInd w:val="0"/>
      <w:ind w:left="879" w:right="425" w:hanging="595"/>
      <w:jc w:val="both"/>
    </w:pPr>
    <w:rPr>
      <w:spacing w:val="-24"/>
      <w:sz w:val="26"/>
      <w:szCs w:val="20"/>
    </w:rPr>
  </w:style>
  <w:style w:type="paragraph" w:styleId="a7">
    <w:name w:val="Body Text Indent"/>
    <w:basedOn w:val="a"/>
    <w:rsid w:val="0039340A"/>
    <w:pPr>
      <w:ind w:left="1680" w:hanging="476"/>
      <w:jc w:val="both"/>
    </w:pPr>
    <w:rPr>
      <w:szCs w:val="20"/>
    </w:rPr>
  </w:style>
  <w:style w:type="character" w:styleId="a8">
    <w:name w:val="line number"/>
    <w:basedOn w:val="a0"/>
    <w:rsid w:val="0039340A"/>
    <w:rPr>
      <w:sz w:val="20"/>
    </w:rPr>
  </w:style>
  <w:style w:type="paragraph" w:styleId="a9">
    <w:name w:val="Balloon Text"/>
    <w:basedOn w:val="a"/>
    <w:semiHidden/>
    <w:rsid w:val="00882F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D8A1E2-5F70-43AC-BFC4-04CD9AAFF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33</Words>
  <Characters>193</Characters>
  <Application>Microsoft Office Word</Application>
  <DocSecurity>0</DocSecurity>
  <Lines>1</Lines>
  <Paragraphs>1</Paragraphs>
  <ScaleCrop>false</ScaleCrop>
  <Company>聖島國際專利商標聯合事務所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</cp:lastModifiedBy>
  <cp:revision>2</cp:revision>
  <cp:lastPrinted>2011-06-14T02:11:00Z</cp:lastPrinted>
  <dcterms:created xsi:type="dcterms:W3CDTF">2024-01-11T07:33:00Z</dcterms:created>
  <dcterms:modified xsi:type="dcterms:W3CDTF">2025-10-07T09:17:00Z</dcterms:modified>
</cp:coreProperties>
</file>